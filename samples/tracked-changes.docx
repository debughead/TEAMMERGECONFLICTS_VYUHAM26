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Offer letter (FAKE DATA) for Arjun Testkumar.</w:t>
      </w:r>
    </w:p>
    <w:p>
      <w:r>
        <w:t xml:space="preserve">PAN on file: </w:t>
      </w:r>
      <w:del w:id="1" w:author="HR" w:date="2026-10-01T10:00:00Z">
        <w:r>
          <w:delText>ABCPE1234F</w:delText>
        </w:r>
      </w:del>
      <w:ins w:id="2" w:author="HR" w:date="2026-10-01T10:00:00Z">
        <w:r>
          <w:t>on request</w:t>
        </w:r>
      </w:ins>
    </w:p>
    <w:p>
      <w:r>
        <w:rPr>
          <w:vanish/>
        </w:rPr>
        <w:t>Mobile 9876543210</w:t>
      </w:r>
    </w:p>
    <w:p>
      <w:commentRangeStart w:id="0"/>
      <w:r>
        <w:t>Salary as discussed.</w:t>
      </w:r>
      <w:commentRangeEnd w:id="0"/>
      <w:r>
        <w:commentReference w:id="0"/>
      </w:r>
    </w:p>
  </w:body>
</w:document>
</file>

<file path=word/comments.xml><?xml version="1.0" encoding="utf-8"?>
<w:comments xmlns:w="http://schemas.openxmlformats.org/wordprocessingml/2006/main">
  <w:comment w:id="0" w:author="HR">
    <w:p>
      <w:r>
        <w:t>Aadhaar 4987 1234 5679 verified</w:t>
      </w:r>
    </w:p>
  </w:comment>
</w:comments>
</file>

<file path=word/_rels/document.xml.rels><?xml version="1.0" encoding="UTF-8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HR-Dept-Fake</dc:creator>
  <cp:lastModifiedBy>Arjun Testkumar</cp:lastModifiedBy>
  <dcterms:created xsi:type="dcterms:W3CDTF">2026-10-01T10:00:00Z</dcterms:created>
</cp:coreProperties>
</file>